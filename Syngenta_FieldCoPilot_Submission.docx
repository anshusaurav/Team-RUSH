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5803D"/>
          <w:sz w:val="56"/>
          <w:szCs w:val="56"/>
        </w:rPr>
        <w:t xml:space="preserve">Disha by Syngenta</w:t>
      </w:r>
    </w:p>
    <w:p>
      <w:pPr>
        <w:spacing w:after="160"/>
        <w:jc w:val="center"/>
      </w:pPr>
      <w:r>
        <w:rPr>
          <w:color w:val="374151"/>
          <w:sz w:val="32"/>
          <w:szCs w:val="32"/>
        </w:rPr>
        <w:t xml:space="preserve">AI-Guided Field Force Intelligence</w:t>
      </w:r>
    </w:p>
    <w:p>
      <w:pPr>
        <w:spacing w:after="600"/>
        <w:jc w:val="center"/>
      </w:pPr>
      <w:r>
        <w:rPr>
          <w:i/>
          <w:iCs/>
          <w:color w:val="6B7280"/>
          <w:sz w:val="24"/>
          <w:szCs w:val="24"/>
        </w:rPr>
        <w:t xml:space="preserve">Solution submission, Track 2</w:t>
      </w:r>
    </w:p>
    <w:p>
      <w:pPr>
        <w:spacing w:after="80"/>
        <w:jc w:val="center"/>
      </w:pPr>
      <w:r>
        <w:rPr>
          <w:sz w:val="22"/>
          <w:szCs w:val="22"/>
        </w:rPr>
        <w:t xml:space="preserve">IITM BS Paradox × Syngenta Hackathon 2026</w:t>
      </w:r>
    </w:p>
    <w:p>
      <w:pPr>
        <w:spacing w:after="1200"/>
        <w:jc w:val="center"/>
      </w:pPr>
      <w:r>
        <w:rPr>
          <w:color w:val="6B7280"/>
          <w:sz w:val="22"/>
          <w:szCs w:val="22"/>
        </w:rPr>
        <w:t xml:space="preserve">Team: </w:t>
      </w:r>
      <w:del w:id="200" w:author="Claude" w:date="2026-05-21T00:00:00Z">
        <w:r>
          <w:rPr>
            <w:color w:val="6B7280"/>
            <w:sz w:val="22"/>
            <w:szCs w:val="22"/>
          </w:rPr>
          <w:delText>[Team Name]</w:delText>
        </w:r>
      </w:del>
      <w:ins w:id="201" w:author="Claude" w:date="2026-05-21T00:00:00Z">
        <w:r>
          <w:rPr>
            <w:color w:val="6B7280"/>
            <w:sz w:val="22"/>
            <w:szCs w:val="22"/>
          </w:rPr>
          <w:t xml:space="preserve">Team RUSH</w:t>
        </w:r>
      </w:ins>
      <w:r>
        <w:rPr>
          <w:color w:val="6B7280"/>
          <w:sz w:val="22"/>
          <w:szCs w:val="22"/>
        </w:rPr>
        <w:t xml:space="preserve">    ·    Submitted: 20 May 2026</w:t>
      </w:r>
    </w:p>
    <w:p>
      <w:pPr>
        <w:spacing w:after="120"/>
        <w:jc w:val="center"/>
      </w:pPr>
      <w:r>
        <w:rPr>
          <w:b/>
          <w:bCs/>
          <w:color w:val="15803D"/>
          <w:sz w:val="22"/>
          <w:szCs w:val="22"/>
        </w:rPr>
        <w:t xml:space="preserve">EXECUTIVE SUMMARY</w:t>
      </w:r>
    </w:p>
    <w:p>
      <w:pPr>
        <w:spacing w:after="0" w:line="320"/>
      </w:pPr>
      <w:r>
        <w:t xml:space="preserve">Disha (Hindi for “direction”) replaces a Syngenta field representative’s fixed retailer rotation with a ranked, explainable daily plan that adapts to inventory, sales velocity, weather, grower behaviour, and pest pressure. The rep opens the app, sees the top retailers to visit today with the reason for each, and at every stop receives a context-grounded next-best-action: what to stock, what to discuss, what to watch for. Recommendations come from a layered intelligence stack: rule-based scoring, a Random Forest product recommender, an LSTM velocity forecaster, and an LLM advisor. The whole thing ships as a Progressive Web App so it keeps working on patchy connectivity, and every recommendation carries its reasoning so the rep, not the model, owns the conversation in the field.</w:t>
      </w:r>
    </w:p>
    <w:p>
      <w:pPr>
        <w:spacing w:after="120" w:before="320"/>
        <w:jc w:val="center"/>
        <w:rPr>
          <w:ins w:id="210" w:author="Claude" w:date="2026-05-21T00:00:00Z"/>
        </w:rPr>
      </w:pPr>
      <w:ins w:id="211" w:author="Claude" w:date="2026-05-21T00:00:00Z">
        <w:r>
          <w:rPr>
            <w:b/>
            <w:bCs/>
            <w:color w:val="15803D"/>
            <w:sz w:val="22"/>
            <w:szCs w:val="22"/>
          </w:rPr>
          <w:t xml:space="preserve">TEAM</w:t>
        </w:r>
      </w:ins>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600"/>
        <w:gridCol w:w="1500"/>
        <w:gridCol w:w="3460"/>
      </w:tblGrid>
      <w:tr>
        <w:trPr>
          <w:tblHeader/>
          <w:ins w:id="212" w:author="Claude" w:date="2026-05-21T00:00:00Z"/>
        </w:trPr>
        <w:tc>
          <w:tcPr>
            <w:tcW w:type="dxa" w:w="1800"/>
            <w:shd w:fill="E8F5E9" w:val="clear"/>
            <w:tcMar>
              <w:top w:type="dxa" w:w="80"/>
              <w:left w:type="dxa" w:w="120"/>
              <w:bottom w:type="dxa" w:w="80"/>
              <w:right w:type="dxa" w:w="120"/>
            </w:tcMar>
          </w:tcPr>
          <w:p>
            <w:pPr>
              <w:spacing w:after="0" w:line="260"/>
              <w:rPr>
                <w:ins w:id="213" w:author="Claude" w:date="2026-05-21T00:00:00Z"/>
              </w:rPr>
            </w:pPr>
            <w:ins w:id="214" w:author="Claude" w:date="2026-05-21T00:00:00Z">
              <w:r>
                <w:rPr>
                  <w:b/>
                  <w:bCs/>
                </w:rPr>
                <w:t xml:space="preserve">Name</w:t>
              </w:r>
            </w:ins>
          </w:p>
        </w:tc>
        <w:tc>
          <w:tcPr>
            <w:tcW w:type="dxa" w:w="2600"/>
            <w:shd w:fill="E8F5E9" w:val="clear"/>
            <w:tcMar>
              <w:top w:type="dxa" w:w="80"/>
              <w:left w:type="dxa" w:w="120"/>
              <w:bottom w:type="dxa" w:w="80"/>
              <w:right w:type="dxa" w:w="120"/>
            </w:tcMar>
          </w:tcPr>
          <w:p>
            <w:pPr>
              <w:spacing w:after="0" w:line="260"/>
              <w:rPr>
                <w:ins w:id="215" w:author="Claude" w:date="2026-05-21T00:00:00Z"/>
              </w:rPr>
            </w:pPr>
            <w:ins w:id="216" w:author="Claude" w:date="2026-05-21T00:00:00Z">
              <w:r>
                <w:rPr>
                  <w:b/>
                  <w:bCs/>
                </w:rPr>
                <w:t xml:space="preserve">Email</w:t>
              </w:r>
            </w:ins>
          </w:p>
        </w:tc>
        <w:tc>
          <w:tcPr>
            <w:tcW w:type="dxa" w:w="1500"/>
            <w:shd w:fill="E8F5E9" w:val="clear"/>
            <w:tcMar>
              <w:top w:type="dxa" w:w="80"/>
              <w:left w:type="dxa" w:w="120"/>
              <w:bottom w:type="dxa" w:w="80"/>
              <w:right w:type="dxa" w:w="120"/>
            </w:tcMar>
          </w:tcPr>
          <w:p>
            <w:pPr>
              <w:spacing w:after="0" w:line="260"/>
              <w:rPr>
                <w:ins w:id="217" w:author="Claude" w:date="2026-05-21T00:00:00Z"/>
              </w:rPr>
            </w:pPr>
            <w:ins w:id="218" w:author="Claude" w:date="2026-05-21T00:00:00Z">
              <w:r>
                <w:rPr>
                  <w:b/>
                  <w:bCs/>
                </w:rPr>
                <w:t xml:space="preserve">Phone</w:t>
              </w:r>
            </w:ins>
          </w:p>
        </w:tc>
        <w:tc>
          <w:tcPr>
            <w:tcW w:type="dxa" w:w="3460"/>
            <w:shd w:fill="E8F5E9" w:val="clear"/>
            <w:tcMar>
              <w:top w:type="dxa" w:w="80"/>
              <w:left w:type="dxa" w:w="120"/>
              <w:bottom w:type="dxa" w:w="80"/>
              <w:right w:type="dxa" w:w="120"/>
            </w:tcMar>
          </w:tcPr>
          <w:p>
            <w:pPr>
              <w:spacing w:after="0" w:line="260"/>
              <w:rPr>
                <w:ins w:id="219" w:author="Claude" w:date="2026-05-21T00:00:00Z"/>
              </w:rPr>
            </w:pPr>
            <w:ins w:id="220" w:author="Claude" w:date="2026-05-21T00:00:00Z">
              <w:r>
                <w:rPr>
                  <w:b/>
                  <w:bCs/>
                </w:rPr>
                <w:t xml:space="preserve">Role</w:t>
              </w:r>
            </w:ins>
          </w:p>
        </w:tc>
      </w:tr>
      <w:tr>
        <w:trPr>
          <w:ins w:id="230" w:author="Claude" w:date="2026-05-21T00:00:00Z"/>
        </w:trPr>
        <w:tc>
          <w:tcPr>
            <w:tcW w:type="dxa" w:w="1800"/>
            <w:tcMar>
              <w:top w:type="dxa" w:w="80"/>
              <w:left w:type="dxa" w:w="120"/>
              <w:bottom w:type="dxa" w:w="80"/>
              <w:right w:type="dxa" w:w="120"/>
            </w:tcMar>
          </w:tcPr>
          <w:p>
            <w:pPr>
              <w:spacing w:after="0" w:line="240"/>
              <w:rPr>
                <w:ins w:id="231" w:author="Claude" w:date="2026-05-21T00:00:00Z"/>
              </w:rPr>
            </w:pPr>
            <w:ins w:id="232" w:author="Claude" w:date="2026-05-21T00:00:00Z">
              <w:r>
                <w:t xml:space="preserve">Anshu Saurabh</w:t>
              </w:r>
            </w:ins>
          </w:p>
        </w:tc>
        <w:tc>
          <w:tcPr>
            <w:tcW w:type="dxa" w:w="2600"/>
            <w:tcMar>
              <w:top w:type="dxa" w:w="80"/>
              <w:left w:type="dxa" w:w="120"/>
              <w:bottom w:type="dxa" w:w="80"/>
              <w:right w:type="dxa" w:w="120"/>
            </w:tcMar>
          </w:tcPr>
          <w:p>
            <w:pPr>
              <w:spacing w:after="0" w:line="240"/>
              <w:rPr>
                <w:ins w:id="233" w:author="Claude" w:date="2026-05-21T00:00:00Z"/>
              </w:rPr>
            </w:pPr>
            <w:ins w:id="234" w:author="Claude" w:date="2026-05-21T00:00:00Z">
              <w:r>
                <w:t xml:space="preserve">25f1002017@ds.study.iitm.ac.in</w:t>
              </w:r>
            </w:ins>
          </w:p>
        </w:tc>
        <w:tc>
          <w:tcPr>
            <w:tcW w:type="dxa" w:w="1500"/>
            <w:tcMar>
              <w:top w:type="dxa" w:w="80"/>
              <w:left w:type="dxa" w:w="120"/>
              <w:bottom w:type="dxa" w:w="80"/>
              <w:right w:type="dxa" w:w="120"/>
            </w:tcMar>
          </w:tcPr>
          <w:p>
            <w:pPr>
              <w:spacing w:after="0" w:line="240"/>
              <w:rPr>
                <w:ins w:id="235" w:author="Claude" w:date="2026-05-21T00:00:00Z"/>
              </w:rPr>
            </w:pPr>
            <w:ins w:id="236" w:author="Claude" w:date="2026-05-21T00:00:00Z">
              <w:r>
                <w:t xml:space="preserve">+91 96676 94292</w:t>
              </w:r>
            </w:ins>
          </w:p>
        </w:tc>
        <w:tc>
          <w:tcPr>
            <w:tcW w:type="dxa" w:w="3460"/>
            <w:tcMar>
              <w:top w:type="dxa" w:w="80"/>
              <w:left w:type="dxa" w:w="120"/>
              <w:bottom w:type="dxa" w:w="80"/>
              <w:right w:type="dxa" w:w="120"/>
            </w:tcMar>
          </w:tcPr>
          <w:p>
            <w:pPr>
              <w:spacing w:after="0" w:line="240"/>
              <w:rPr>
                <w:ins w:id="237" w:author="Claude" w:date="2026-05-21T00:00:00Z"/>
              </w:rPr>
            </w:pPr>
            <w:ins w:id="238" w:author="Claude" w:date="2026-05-21T00:00:00Z">
              <w:r>
                <w:t xml:space="preserve">Technical Lead &amp; Architect — full-stack codebase, repository structure, router-controller-service architecture, development pipeline, scalable data flow</w:t>
              </w:r>
            </w:ins>
          </w:p>
        </w:tc>
      </w:tr>
      <w:tr>
        <w:trPr>
          <w:ins w:id="240" w:author="Claude" w:date="2026-05-21T00:00:00Z"/>
        </w:trPr>
        <w:tc>
          <w:tcPr>
            <w:tcW w:type="dxa" w:w="1800"/>
            <w:tcMar>
              <w:top w:type="dxa" w:w="80"/>
              <w:left w:type="dxa" w:w="120"/>
              <w:bottom w:type="dxa" w:w="80"/>
              <w:right w:type="dxa" w:w="120"/>
            </w:tcMar>
          </w:tcPr>
          <w:p>
            <w:pPr>
              <w:spacing w:after="0" w:line="240"/>
              <w:rPr>
                <w:ins w:id="241" w:author="Claude" w:date="2026-05-21T00:00:00Z"/>
              </w:rPr>
            </w:pPr>
            <w:ins w:id="242" w:author="Claude" w:date="2026-05-21T00:00:00Z">
              <w:r>
                <w:t xml:space="preserve">Himel Sarkar</w:t>
              </w:r>
            </w:ins>
          </w:p>
        </w:tc>
        <w:tc>
          <w:tcPr>
            <w:tcW w:type="dxa" w:w="2600"/>
            <w:tcMar>
              <w:top w:type="dxa" w:w="80"/>
              <w:left w:type="dxa" w:w="120"/>
              <w:bottom w:type="dxa" w:w="80"/>
              <w:right w:type="dxa" w:w="120"/>
            </w:tcMar>
          </w:tcPr>
          <w:p>
            <w:pPr>
              <w:spacing w:after="0" w:line="240"/>
              <w:rPr>
                <w:ins w:id="243" w:author="Claude" w:date="2026-05-21T00:00:00Z"/>
              </w:rPr>
            </w:pPr>
            <w:ins w:id="244" w:author="Claude" w:date="2026-05-21T00:00:00Z">
              <w:r>
                <w:t xml:space="preserve">25f1002318@ds.study.iitm.ac.in</w:t>
              </w:r>
            </w:ins>
          </w:p>
        </w:tc>
        <w:tc>
          <w:tcPr>
            <w:tcW w:type="dxa" w:w="1500"/>
            <w:tcMar>
              <w:top w:type="dxa" w:w="80"/>
              <w:left w:type="dxa" w:w="120"/>
              <w:bottom w:type="dxa" w:w="80"/>
              <w:right w:type="dxa" w:w="120"/>
            </w:tcMar>
          </w:tcPr>
          <w:p>
            <w:pPr>
              <w:spacing w:after="0" w:line="240"/>
              <w:rPr>
                <w:ins w:id="245" w:author="Claude" w:date="2026-05-21T00:00:00Z"/>
              </w:rPr>
            </w:pPr>
            <w:ins w:id="246" w:author="Claude" w:date="2026-05-21T00:00:00Z">
              <w:r>
                <w:t xml:space="preserve">+91 88268 64161</w:t>
              </w:r>
            </w:ins>
          </w:p>
        </w:tc>
        <w:tc>
          <w:tcPr>
            <w:tcW w:type="dxa" w:w="3460"/>
            <w:tcMar>
              <w:top w:type="dxa" w:w="80"/>
              <w:left w:type="dxa" w:w="120"/>
              <w:bottom w:type="dxa" w:w="80"/>
              <w:right w:type="dxa" w:w="120"/>
            </w:tcMar>
          </w:tcPr>
          <w:p>
            <w:pPr>
              <w:spacing w:after="0" w:line="240"/>
              <w:rPr>
                <w:ins w:id="247" w:author="Claude" w:date="2026-05-21T00:00:00Z"/>
              </w:rPr>
            </w:pPr>
            <w:ins w:id="248" w:author="Claude" w:date="2026-05-21T00:00:00Z">
              <w:r>
                <w:t xml:space="preserve">Product narrative &amp; positioning, demo script &amp; flow, submission README, Disha brand identity</w:t>
              </w:r>
            </w:ins>
          </w:p>
        </w:tc>
      </w:tr>
      <w:tr>
        <w:trPr>
          <w:ins w:id="250" w:author="Claude" w:date="2026-05-21T00:00:00Z"/>
        </w:trPr>
        <w:tc>
          <w:tcPr>
            <w:tcW w:type="dxa" w:w="1800"/>
            <w:tcMar>
              <w:top w:type="dxa" w:w="80"/>
              <w:left w:type="dxa" w:w="120"/>
              <w:bottom w:type="dxa" w:w="80"/>
              <w:right w:type="dxa" w:w="120"/>
            </w:tcMar>
          </w:tcPr>
          <w:p>
            <w:pPr>
              <w:spacing w:after="0" w:line="240"/>
              <w:rPr>
                <w:ins w:id="251" w:author="Claude" w:date="2026-05-21T00:00:00Z"/>
              </w:rPr>
            </w:pPr>
            <w:ins w:id="252" w:author="Claude" w:date="2026-05-21T00:00:00Z">
              <w:r>
                <w:t xml:space="preserve">Atharva Kesharwani</w:t>
              </w:r>
            </w:ins>
          </w:p>
        </w:tc>
        <w:tc>
          <w:tcPr>
            <w:tcW w:type="dxa" w:w="2600"/>
            <w:tcMar>
              <w:top w:type="dxa" w:w="80"/>
              <w:left w:type="dxa" w:w="120"/>
              <w:bottom w:type="dxa" w:w="80"/>
              <w:right w:type="dxa" w:w="120"/>
            </w:tcMar>
          </w:tcPr>
          <w:p>
            <w:pPr>
              <w:spacing w:after="0" w:line="240"/>
              <w:rPr>
                <w:ins w:id="253" w:author="Claude" w:date="2026-05-21T00:00:00Z"/>
              </w:rPr>
            </w:pPr>
            <w:ins w:id="254" w:author="Claude" w:date="2026-05-21T00:00:00Z">
              <w:r>
                <w:t xml:space="preserve">24f2007106@ds.study.iitm.ac.in</w:t>
              </w:r>
            </w:ins>
          </w:p>
        </w:tc>
        <w:tc>
          <w:tcPr>
            <w:tcW w:type="dxa" w:w="1500"/>
            <w:tcMar>
              <w:top w:type="dxa" w:w="80"/>
              <w:left w:type="dxa" w:w="120"/>
              <w:bottom w:type="dxa" w:w="80"/>
              <w:right w:type="dxa" w:w="120"/>
            </w:tcMar>
          </w:tcPr>
          <w:p>
            <w:pPr>
              <w:spacing w:after="0" w:line="240"/>
              <w:rPr>
                <w:ins w:id="255" w:author="Claude" w:date="2026-05-21T00:00:00Z"/>
              </w:rPr>
            </w:pPr>
            <w:ins w:id="256" w:author="Claude" w:date="2026-05-21T00:00:00Z">
              <w:r>
                <w:t xml:space="preserve">+91 92593 91521</w:t>
              </w:r>
            </w:ins>
          </w:p>
        </w:tc>
        <w:tc>
          <w:tcPr>
            <w:tcW w:type="dxa" w:w="3460"/>
            <w:tcMar>
              <w:top w:type="dxa" w:w="80"/>
              <w:left w:type="dxa" w:w="120"/>
              <w:bottom w:type="dxa" w:w="80"/>
              <w:right w:type="dxa" w:w="120"/>
            </w:tcMar>
          </w:tcPr>
          <w:p>
            <w:pPr>
              <w:spacing w:after="0" w:line="240"/>
              <w:rPr>
                <w:ins w:id="257" w:author="Claude" w:date="2026-05-21T00:00:00Z"/>
              </w:rPr>
            </w:pPr>
            <w:ins w:id="258" w:author="Claude" w:date="2026-05-21T00:00:00Z">
              <w:r>
                <w:t xml:space="preserve">Backend Visit Management Service (architecture &amp; historical rep interaction queries), retailer detail page frontend components &amp; live historical insight integration</w:t>
              </w:r>
            </w:ins>
          </w:p>
        </w:tc>
      </w:tr>
      <w:tr>
        <w:trPr>
          <w:ins w:id="260" w:author="Claude" w:date="2026-05-21T00:00:00Z"/>
        </w:trPr>
        <w:tc>
          <w:tcPr>
            <w:tcW w:type="dxa" w:w="1800"/>
            <w:tcMar>
              <w:top w:type="dxa" w:w="80"/>
              <w:left w:type="dxa" w:w="120"/>
              <w:bottom w:type="dxa" w:w="80"/>
              <w:right w:type="dxa" w:w="120"/>
            </w:tcMar>
          </w:tcPr>
          <w:p>
            <w:pPr>
              <w:spacing w:after="0" w:line="240"/>
              <w:rPr>
                <w:ins w:id="261" w:author="Claude" w:date="2026-05-21T00:00:00Z"/>
              </w:rPr>
            </w:pPr>
            <w:ins w:id="262" w:author="Claude" w:date="2026-05-21T00:00:00Z">
              <w:r>
                <w:t xml:space="preserve">Guru Priya</w:t>
              </w:r>
            </w:ins>
          </w:p>
        </w:tc>
        <w:tc>
          <w:tcPr>
            <w:tcW w:type="dxa" w:w="2600"/>
            <w:tcMar>
              <w:top w:type="dxa" w:w="80"/>
              <w:left w:type="dxa" w:w="120"/>
              <w:bottom w:type="dxa" w:w="80"/>
              <w:right w:type="dxa" w:w="120"/>
            </w:tcMar>
          </w:tcPr>
          <w:p>
            <w:pPr>
              <w:spacing w:after="0" w:line="240"/>
              <w:rPr>
                <w:ins w:id="263" w:author="Claude" w:date="2026-05-21T00:00:00Z"/>
              </w:rPr>
            </w:pPr>
            <w:ins w:id="264" w:author="Claude" w:date="2026-05-21T00:00:00Z">
              <w:r>
                <w:t xml:space="preserve">25f1002652@ds.study.iitm.ac.in</w:t>
              </w:r>
            </w:ins>
          </w:p>
        </w:tc>
        <w:tc>
          <w:tcPr>
            <w:tcW w:type="dxa" w:w="1500"/>
            <w:tcMar>
              <w:top w:type="dxa" w:w="80"/>
              <w:left w:type="dxa" w:w="120"/>
              <w:bottom w:type="dxa" w:w="80"/>
              <w:right w:type="dxa" w:w="120"/>
            </w:tcMar>
          </w:tcPr>
          <w:p>
            <w:pPr>
              <w:spacing w:after="0" w:line="240"/>
              <w:rPr>
                <w:ins w:id="265" w:author="Claude" w:date="2026-05-21T00:00:00Z"/>
              </w:rPr>
            </w:pPr>
            <w:ins w:id="266" w:author="Claude" w:date="2026-05-21T00:00:00Z">
              <w:r>
                <w:t xml:space="preserve">+91 97513 19739</w:t>
              </w:r>
            </w:ins>
          </w:p>
        </w:tc>
        <w:tc>
          <w:tcPr>
            <w:tcW w:type="dxa" w:w="3460"/>
            <w:tcMar>
              <w:top w:type="dxa" w:w="80"/>
              <w:left w:type="dxa" w:w="120"/>
              <w:bottom w:type="dxa" w:w="80"/>
              <w:right w:type="dxa" w:w="120"/>
            </w:tcMar>
          </w:tcPr>
          <w:p>
            <w:pPr>
              <w:spacing w:after="0" w:line="240"/>
              <w:rPr>
                <w:ins w:id="267" w:author="Claude" w:date="2026-05-21T00:00:00Z"/>
              </w:rPr>
            </w:pPr>
            <w:ins w:id="268" w:author="Claude" w:date="2026-05-21T00:00:00Z">
              <w:r>
                <w:t xml:space="preserve">Domain research &amp; 9-factor priority scoring — clinical-decision-support lens, biological urgency weighting, crop-stage asymmetric risk modelling</w:t>
              </w:r>
            </w:ins>
          </w:p>
        </w:tc>
      </w:tr>
      <w:tr>
        <w:trPr>
          <w:ins w:id="270" w:author="Claude" w:date="2026-05-21T00:00:00Z"/>
        </w:trPr>
        <w:tc>
          <w:tcPr>
            <w:tcW w:type="dxa" w:w="1800"/>
            <w:tcMar>
              <w:top w:type="dxa" w:w="80"/>
              <w:left w:type="dxa" w:w="120"/>
              <w:bottom w:type="dxa" w:w="80"/>
              <w:right w:type="dxa" w:w="120"/>
            </w:tcMar>
          </w:tcPr>
          <w:p>
            <w:pPr>
              <w:spacing w:after="0" w:line="240"/>
              <w:rPr>
                <w:ins w:id="271" w:author="Claude" w:date="2026-05-21T00:00:00Z"/>
              </w:rPr>
            </w:pPr>
            <w:ins w:id="272" w:author="Claude" w:date="2026-05-21T00:00:00Z">
              <w:r>
                <w:t xml:space="preserve">Leena George</w:t>
              </w:r>
            </w:ins>
          </w:p>
        </w:tc>
        <w:tc>
          <w:tcPr>
            <w:tcW w:type="dxa" w:w="2600"/>
            <w:tcMar>
              <w:top w:type="dxa" w:w="80"/>
              <w:left w:type="dxa" w:w="120"/>
              <w:bottom w:type="dxa" w:w="80"/>
              <w:right w:type="dxa" w:w="120"/>
            </w:tcMar>
          </w:tcPr>
          <w:p>
            <w:pPr>
              <w:spacing w:after="0" w:line="240"/>
              <w:rPr>
                <w:ins w:id="273" w:author="Claude" w:date="2026-05-21T00:00:00Z"/>
              </w:rPr>
            </w:pPr>
            <w:ins w:id="274" w:author="Claude" w:date="2026-05-21T00:00:00Z">
              <w:r>
                <w:t xml:space="preserve">24f3004057@ds.study.iitm.ac.in</w:t>
              </w:r>
            </w:ins>
          </w:p>
        </w:tc>
        <w:tc>
          <w:tcPr>
            <w:tcW w:type="dxa" w:w="1500"/>
            <w:tcMar>
              <w:top w:type="dxa" w:w="80"/>
              <w:left w:type="dxa" w:w="120"/>
              <w:bottom w:type="dxa" w:w="80"/>
              <w:right w:type="dxa" w:w="120"/>
            </w:tcMar>
          </w:tcPr>
          <w:p>
            <w:pPr>
              <w:spacing w:after="0" w:line="240"/>
              <w:rPr>
                <w:ins w:id="275" w:author="Claude" w:date="2026-05-21T00:00:00Z"/>
              </w:rPr>
            </w:pPr>
            <w:ins w:id="276" w:author="Claude" w:date="2026-05-21T00:00:00Z">
              <w:r>
                <w:t xml:space="preserve">+91 97035 00801</w:t>
              </w:r>
            </w:ins>
          </w:p>
        </w:tc>
        <w:tc>
          <w:tcPr>
            <w:tcW w:type="dxa" w:w="3460"/>
            <w:tcMar>
              <w:top w:type="dxa" w:w="80"/>
              <w:left w:type="dxa" w:w="120"/>
              <w:bottom w:type="dxa" w:w="80"/>
              <w:right w:type="dxa" w:w="120"/>
            </w:tcMar>
          </w:tcPr>
          <w:p>
            <w:pPr>
              <w:spacing w:after="0" w:line="240"/>
              <w:rPr>
                <w:ins w:id="277" w:author="Claude" w:date="2026-05-21T00:00:00Z"/>
              </w:rPr>
            </w:pPr>
            <w:ins w:id="278" w:author="Claude" w:date="2026-05-21T00:00:00Z">
              <w:r>
                <w:t xml:space="preserve">End-to-end QA (multilingual, mobile/desktop, online/offline), technical &amp; submission documentation, GitHub issue triage &amp; severity prioritisation</w:t>
              </w:r>
            </w:ins>
          </w:p>
        </w:tc>
      </w:tr>
    </w:tbl>
    <w:p>
      <w:r>
        <w:br w:type="page"/>
      </w:r>
    </w:p>
    <w:p>
      <w:pPr>
        <w:pStyle w:val="Heading1"/>
        <w:spacing w:after="160" w:before="240"/>
      </w:pPr>
      <w:r>
        <w:t xml:space="preserve">1. Problem interpretation and approach</w:t>
      </w:r>
    </w:p>
    <w:p>
      <w:pPr>
        <w:pStyle w:val="Heading2"/>
        <w:spacing w:after="100" w:before="200"/>
      </w:pPr>
      <w:r>
        <w:t xml:space="preserve">What we heard in the brief</w:t>
      </w:r>
    </w:p>
    <w:p>
      <w:pPr>
        <w:spacing w:after="120" w:line="300"/>
      </w:pPr>
      <w:r>
        <w:t xml:space="preserve">Syngenta’s field representatives bridge the company to millions of smallholder farmers, yet their daily plans are built on routine: a set number of retailer visits in a fixed rotation. The reality the brief describes is the opposite. Pest outbreaks are episodic and geography-specific. Rainfall shifts crop calendars. Competitor stock-outs open windows. Retailer inventories swing weekly. The brief asks for a co-pilot that prioritises outlets dynamically, recommends the right action at each stop, surfaces anomalies early, and learns from outcomes.</w:t>
      </w:r>
    </w:p>
    <w:p>
      <w:pPr>
        <w:pStyle w:val="Heading2"/>
        <w:spacing w:after="100" w:before="200"/>
      </w:pPr>
      <w:r>
        <w:t xml:space="preserve">How we framed the problem</w:t>
      </w:r>
    </w:p>
    <w:p>
      <w:pPr>
        <w:spacing w:after="120" w:line="300"/>
      </w:pPr>
      <w:r>
        <w:t xml:space="preserve">We treated field-force intelligence as a layered decision-support problem, not a single-model prediction task. A representative makes three nested decisions every day:</w:t>
      </w:r>
    </w:p>
    <w:p>
      <w:pPr>
        <w:pStyle w:val="ListParagraph"/>
        <w:numPr>
          <w:ilvl w:val="0"/>
          <w:numId w:val="2"/>
        </w:numPr>
        <w:spacing w:after="60" w:line="280"/>
      </w:pPr>
      <w:r>
        <w:rPr>
          <w:b/>
          <w:bCs/>
        </w:rPr>
        <w:t xml:space="preserve">Where to go </w:t>
      </w:r>
      <w:r>
        <w:t xml:space="preserve">Which retailers in my territory deserve a visit today, and in what sequence.</w:t>
      </w:r>
    </w:p>
    <w:p>
      <w:pPr>
        <w:pStyle w:val="ListParagraph"/>
        <w:numPr>
          <w:ilvl w:val="0"/>
          <w:numId w:val="2"/>
        </w:numPr>
        <w:spacing w:after="60" w:line="280"/>
      </w:pPr>
      <w:r>
        <w:rPr>
          <w:b/>
          <w:bCs/>
        </w:rPr>
        <w:t xml:space="preserve">What to do when I get there </w:t>
      </w:r>
      <w:r>
        <w:t xml:space="preserve">Which product to lead with, what agronomic advice to share, what promotional mechanic to offer.</w:t>
      </w:r>
    </w:p>
    <w:p>
      <w:pPr>
        <w:pStyle w:val="ListParagraph"/>
        <w:numPr>
          <w:ilvl w:val="0"/>
          <w:numId w:val="2"/>
        </w:numPr>
        <w:spacing w:after="60" w:line="280"/>
      </w:pPr>
      <w:r>
        <w:rPr>
          <w:b/>
          <w:bCs/>
        </w:rPr>
        <w:t xml:space="preserve">What to flag </w:t>
      </w:r>
      <w:r>
        <w:t xml:space="preserve">What unusual pattern (stock-out, demand spike, weather risk) needs attention beyond today’s visit.</w:t>
      </w:r>
    </w:p>
    <w:p>
      <w:pPr>
        <w:spacing w:after="120" w:line="300"/>
      </w:pPr>
      <w:r>
        <w:t xml:space="preserve">Each decision draws on different signals and tolerates different kinds of uncertainty, so we used different model families for each rather than forcing one model to do all three.</w:t>
      </w:r>
    </w:p>
    <w:p>
      <w:pPr>
        <w:pStyle w:val="Heading2"/>
        <w:spacing w:after="100" w:before="200"/>
      </w:pPr>
      <w:r>
        <w:t xml:space="preserve">Design principles</w:t>
      </w:r>
    </w:p>
    <w:p>
      <w:pPr>
        <w:pStyle w:val="ListParagraph"/>
        <w:numPr>
          <w:ilvl w:val="0"/>
          <w:numId w:val="2"/>
        </w:numPr>
        <w:spacing w:after="60" w:line="280"/>
      </w:pPr>
      <w:r>
        <w:rPr>
          <w:b/>
          <w:bCs/>
        </w:rPr>
        <w:t xml:space="preserve">Explainable by default. </w:t>
      </w:r>
      <w:r>
        <w:t xml:space="preserve">Every ranking and every recommendation carries a visible reason. A representative who cannot explain the advice to a retailer will not use the advice.</w:t>
      </w:r>
    </w:p>
    <w:p>
      <w:pPr>
        <w:pStyle w:val="ListParagraph"/>
        <w:numPr>
          <w:ilvl w:val="0"/>
          <w:numId w:val="2"/>
        </w:numPr>
        <w:spacing w:after="60" w:line="280"/>
      </w:pPr>
      <w:r>
        <w:rPr>
          <w:b/>
          <w:bCs/>
        </w:rPr>
        <w:t xml:space="preserve">Offline-first. </w:t>
      </w:r>
      <w:r>
        <w:t xml:space="preserve">Rural connectivity is unreliable; the app is a PWA with a service worker and local caching so the day's plan survives a dead zone.</w:t>
      </w:r>
    </w:p>
    <w:p>
      <w:pPr>
        <w:pStyle w:val="ListParagraph"/>
        <w:numPr>
          <w:ilvl w:val="0"/>
          <w:numId w:val="2"/>
        </w:numPr>
        <w:spacing w:after="60" w:line="280"/>
      </w:pPr>
      <w:r>
        <w:rPr>
          <w:b/>
          <w:bCs/>
        </w:rPr>
        <w:t xml:space="preserve">Layered intelligence. </w:t>
      </w:r>
      <w:r>
        <w:t xml:space="preserve">Heuristics for what is stable, classical ML for what is structured, LSTM for time-series shape, LLM for synthesis and tone.</w:t>
      </w:r>
    </w:p>
    <w:p>
      <w:pPr>
        <w:pStyle w:val="ListParagraph"/>
        <w:numPr>
          <w:ilvl w:val="0"/>
          <w:numId w:val="2"/>
        </w:numPr>
        <w:spacing w:after="60" w:line="280"/>
      </w:pPr>
      <w:r>
        <w:rPr>
          <w:b/>
          <w:bCs/>
        </w:rPr>
        <w:t xml:space="preserve">Inference cheap, training offline. </w:t>
      </w:r>
      <w:r>
        <w:t xml:space="preserve">Models are trained offline and loaded from JSON at runtime so the representative-facing API stays under a second.</w:t>
      </w:r>
    </w:p>
    <w:p>
      <w:pPr>
        <w:pStyle w:val="ListParagraph"/>
        <w:numPr>
          <w:ilvl w:val="0"/>
          <w:numId w:val="2"/>
        </w:numPr>
        <w:spacing w:after="60" w:line="280"/>
      </w:pPr>
      <w:r>
        <w:rPr>
          <w:b/>
          <w:bCs/>
        </w:rPr>
        <w:t xml:space="preserve">Outcomes feed back. </w:t>
      </w:r>
      <w:r>
        <w:t xml:space="preserve">Every visit outcome is logged with whether the AI advice was used, creating a labelled stream the next training run can learn from.</w:t>
      </w:r>
    </w:p>
    <w:p>
      <w:r>
        <w:br w:type="page"/>
      </w:r>
    </w:p>
    <w:p>
      <w:pPr>
        <w:pStyle w:val="Heading1"/>
        <w:spacing w:after="160" w:before="240"/>
      </w:pPr>
      <w:r>
        <w:t xml:space="preserve">2. Data strategy: signals and why</w:t>
      </w:r>
    </w:p>
    <w:p>
      <w:pPr>
        <w:spacing w:after="120" w:line="300"/>
      </w:pPr>
      <w:r>
        <w:t xml:space="preserve">The brief explicitly highlights biological, climatic, and economic variables. We mapped every signal we use to one of these axes and to a specific decision it supports.</w:t>
      </w:r>
    </w:p>
    <w:p>
      <w:pPr>
        <w:pStyle w:val="Heading2"/>
        <w:spacing w:after="100" w:before="200"/>
      </w:pPr>
      <w:r>
        <w:t xml:space="preserve">Internal signals (Syngenta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Source</w:t>
            </w:r>
          </w:p>
        </w:tc>
        <w:tc>
          <w:tcPr>
            <w:tcW w:type="dxa" w:w="15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Axis</w:t>
            </w:r>
          </w:p>
        </w:tc>
        <w:tc>
          <w:tcPr>
            <w:tcW w:type="dxa" w:w="516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What it tells us</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Rep × territory mapping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Operational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Who owns which retailers, ordered tehsil list (proxy for travel cost)</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Retailer master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Operational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Geo grounding (state, district, tehsil) for every other signal</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Weekly inventory snapshots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Economic</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Stock-outs (urgent visits), low-stock thresholds, replenishment windows</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POS transactions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Economic</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30-day sales velocity, demand spikes, top-selling SKUs per retailer, days-to-stockout projection</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Visit logs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Operational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Days since last visit, visit type, product recommended; signals stale relationships</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Visit outcomes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Operational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sale_made / order_placed / no_purchase + whether AI advice was used; feeds acceptance rate and retraining</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Grower profiles + crop calendar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Biological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Upcoming crop stage per tehsil = biological urgency for relevant chemistries</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WhatsApp campaign events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Economic / behavioural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Click and delivery data per grower → digital intent score per tehsil</w:t>
            </w:r>
          </w:p>
        </w:tc>
      </w:tr>
    </w:tbl>
    <w:p>
      <w:pPr>
        <w:pStyle w:val="Heading2"/>
        <w:spacing w:after="100" w:before="200"/>
      </w:pPr>
      <w:r>
        <w:t xml:space="preserve">External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Source</w:t>
            </w:r>
          </w:p>
        </w:tc>
        <w:tc>
          <w:tcPr>
            <w:tcW w:type="dxa" w:w="15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Axis</w:t>
            </w:r>
          </w:p>
        </w:tc>
        <w:tc>
          <w:tcPr>
            <w:tcW w:type="dxa" w:w="516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What it tells us</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Weather forecast (district-level)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Climatic</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Heavy rain days, heat stress days, pest-favourable humidity windows → pest_risk band</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District coordinates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Operational</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Geo anchor for weather joins and future map view</w:t>
            </w:r>
          </w:p>
        </w:tc>
      </w:tr>
    </w:tbl>
    <w:p>
      <w:pPr>
        <w:pStyle w:val="Heading2"/>
        <w:spacing w:after="100" w:before="200"/>
      </w:pPr>
      <w:r>
        <w:t xml:space="preserve">Why this combination</w:t>
      </w:r>
    </w:p>
    <w:p>
      <w:pPr>
        <w:spacing w:after="120" w:line="300"/>
      </w:pPr>
      <w:r>
        <w:t xml:space="preserve">None of these signals is sufficient on its own. A retailer with zero inventory but no growers in a relevant crop stage is a false urgency. A tehsil with sky-high digital intent but no nearby retailer in stock is a missed opportunity. We compose them in the scoring layer so a high score always requires multiple corroborating signals, which is also what makes the explanation believable to a representative.</w:t>
      </w:r>
    </w:p>
    <w:p>
      <w:pPr>
        <w:pStyle w:val="Heading2"/>
        <w:spacing w:after="100" w:before="200"/>
      </w:pPr>
      <w:r>
        <w:t xml:space="preserve">Other public data sources we would add next</w:t>
      </w:r>
    </w:p>
    <w:p>
      <w:pPr>
        <w:spacing w:after="120" w:line="300"/>
      </w:pPr>
      <w:r>
        <w:t xml:space="preserve">Several Indian public datasets fit naturally into the same scoring layer and would strengthen the biological and climatic signals already in use:</w:t>
      </w:r>
    </w:p>
    <w:p>
      <w:pPr>
        <w:pStyle w:val="ListParagraph"/>
        <w:numPr>
          <w:ilvl w:val="0"/>
          <w:numId w:val="2"/>
        </w:numPr>
        <w:spacing w:after="60" w:line="280"/>
      </w:pPr>
      <w:r>
        <w:rPr>
          <w:b/>
        </w:rPr>
        <w:t xml:space="preserve">IMD nowcasts and district forecasts. </w:t>
      </w:r>
      <w:r>
        <w:t xml:space="preserve">The India Meteorological Department publishes shorter-horizon nowcasts and district-level outlooks that would refine the pest-risk band we currently derive from Open-Meteo.</w:t>
      </w:r>
    </w:p>
    <w:p>
      <w:pPr>
        <w:pStyle w:val="ListParagraph"/>
        <w:numPr>
          <w:ilvl w:val="0"/>
          <w:numId w:val="2"/>
        </w:numPr>
        <w:spacing w:after="60" w:line="280"/>
      </w:pPr>
      <w:r>
        <w:rPr>
          <w:b/>
        </w:rPr>
        <w:t xml:space="preserve">Sentinel-2 NDVI from Copernicus. </w:t>
      </w:r>
      <w:r>
        <w:t xml:space="preserve">A true vegetation index per tehsil replaces our current NASA-POWER solar-radiation proxy and lets the system flag stressed crop blocks before the rep visits.</w:t>
      </w:r>
    </w:p>
    <w:p>
      <w:pPr>
        <w:pStyle w:val="ListParagraph"/>
        <w:numPr>
          <w:ilvl w:val="0"/>
          <w:numId w:val="2"/>
        </w:numPr>
        <w:spacing w:after="60" w:line="280"/>
      </w:pPr>
      <w:r>
        <w:rPr>
          <w:b/>
        </w:rPr>
        <w:t xml:space="preserve">ICAR-NCIPM pest surveillance. </w:t>
      </w:r>
      <w:r>
        <w:t xml:space="preserve">ICAR’s pest surveillance bulletins are district-tagged. Importing them would let the anomaly detector raise an alert from a confirmed outbreak rather than only inferring pest risk from weather.</w:t>
      </w:r>
    </w:p>
    <w:p>
      <w:pPr>
        <w:pStyle w:val="ListParagraph"/>
        <w:numPr>
          <w:ilvl w:val="0"/>
          <w:numId w:val="2"/>
        </w:numPr>
        <w:spacing w:after="60" w:line="280"/>
      </w:pPr>
      <w:r>
        <w:rPr>
          <w:b/>
        </w:rPr>
        <w:t xml:space="preserve">Agmarknet and eNAM mandi prices. </w:t>
      </w:r>
      <w:r>
        <w:t xml:space="preserve">Mandi prices for the crops in each tehsil give us a leading indicator of demand. A sudden price rise often precedes the input-purchase window.</w:t>
      </w:r>
    </w:p>
    <w:p>
      <w:pPr>
        <w:pStyle w:val="ListParagraph"/>
        <w:numPr>
          <w:ilvl w:val="0"/>
          <w:numId w:val="2"/>
        </w:numPr>
        <w:spacing w:after="60" w:line="280"/>
      </w:pPr>
      <w:r>
        <w:rPr>
          <w:b/>
        </w:rPr>
        <w:t xml:space="preserve">SoilHealthCard data. </w:t>
      </w:r>
      <w:r>
        <w:t xml:space="preserve">The national Soil Health Card database carries per-village soil chemistry. It would let the RF advisor weight product recommendations by what the soil actually needs, not just what is selling.</w:t>
      </w:r>
    </w:p>
    <w:p>
      <w:pPr>
        <w:spacing w:after="120" w:line="300"/>
      </w:pPr>
      <w:r>
        <w:t xml:space="preserve">Each plugs into the same scoring layer in section 3, so adding them is additive rather than re-architectural. They would feed both the priority score and the anomaly detector. Deliberately deferred to keep moving parts small for the 20 May deadline.</w:t>
      </w:r>
    </w:p>
    <w:p>
      <w:r>
        <w:br w:type="page"/>
      </w:r>
    </w:p>
    <w:p>
      <w:pPr>
        <w:pStyle w:val="Heading1"/>
        <w:spacing w:after="160" w:before="240"/>
      </w:pPr>
      <w:r>
        <w:t xml:space="preserve">3. Model and system design</w:t>
      </w:r>
    </w:p>
    <w:p>
      <w:pPr>
        <w:pStyle w:val="Heading2"/>
        <w:spacing w:after="100" w:before="200"/>
      </w:pPr>
      <w:r>
        <w:t xml:space="preserve">Architecture</w:t>
      </w:r>
    </w:p>
    <w:p>
      <w:pPr>
        <w:spacing w:after="120" w:line="300"/>
      </w:pPr>
      <w:r>
        <w:t xml:space="preserve">Four layers, designed so each can be swapped, retrained, or removed without breaking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CFCE7" w:val="clear"/>
            <w:tcMar>
              <w:top w:type="dxa" w:w="100"/>
              <w:left w:type="dxa" w:w="140"/>
              <w:bottom w:type="dxa" w:w="100"/>
              <w:right w:type="dxa" w:w="140"/>
            </w:tcMar>
          </w:tcPr>
          <w:p>
            <w:pPr>
              <w:spacing w:after="0" w:line="260"/>
            </w:pPr>
            <w:r>
              <w:rPr>
                <w:b/>
                <w:bCs/>
              </w:rPr>
              <w:t xml:space="preserve">PWA frontend  ·  Next.js 16 + React 19 + Tailwind 4</w:t>
            </w:r>
          </w:p>
        </w:tc>
      </w:tr>
      <w:tr>
        <w:trPr>
          <w:tblHeader w:val="false"/>
        </w:trPr>
        <w:tc>
          <w:tcPr>
            <w:tcW w:type="dxa" w:w="9360"/>
            <w:tcBorders>
              <w:top w:val="single" w:color="BFBFBF" w:sz="4"/>
              <w:left w:val="single" w:color="BFBFBF" w:sz="4"/>
              <w:bottom w:val="single" w:color="BFBFBF" w:sz="4"/>
              <w:right w:val="single" w:color="BFBFBF" w:sz="4"/>
            </w:tcBorders>
            <w:shd w:fill="F0FDF4" w:val="clear"/>
            <w:tcMar>
              <w:top w:type="dxa" w:w="100"/>
              <w:left w:type="dxa" w:w="140"/>
              <w:bottom w:type="dxa" w:w="100"/>
              <w:right w:type="dxa" w:w="140"/>
            </w:tcMar>
          </w:tcPr>
          <w:p>
            <w:pPr>
              <w:spacing w:after="0" w:line="260"/>
            </w:pPr>
            <w:r>
              <w:t xml:space="preserve">Dashboard (ranked plan, stats, weather, anomalies, List/Map toggle)  ·  Map view (Leaflet + OSM, TSP-optimised route polyline)  ·  Retailer detail (NBA + RF + LSTM velocity + outcome log)  ·  Alerts feed  ·  Offline shell  ·  EN/HI i18n with auto-detect</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t xml:space="preserve">Frontend talks to the API over REST + JSON with axios. The service worker caches read responses so the rep keeps a working view when the network drops.</w:t>
            </w:r>
          </w:p>
        </w:tc>
      </w:tr>
      <w:tr>
        <w:trPr>
          <w:tblHeader w:val="false"/>
        </w:trPr>
        <w:tc>
          <w:tcPr>
            <w:tcW w:type="dxa" w:w="9360"/>
            <w:tcBorders>
              <w:top w:val="single" w:color="BFBFBF" w:sz="4"/>
              <w:left w:val="single" w:color="BFBFBF" w:sz="4"/>
              <w:bottom w:val="single" w:color="BFBFBF" w:sz="4"/>
              <w:right w:val="single" w:color="BFBFBF" w:sz="4"/>
            </w:tcBorders>
            <w:shd w:fill="DBEAFE" w:val="clear"/>
            <w:tcMar>
              <w:top w:type="dxa" w:w="100"/>
              <w:left w:type="dxa" w:w="140"/>
              <w:bottom w:type="dxa" w:w="100"/>
              <w:right w:type="dxa" w:w="140"/>
            </w:tcMar>
          </w:tcPr>
          <w:p>
            <w:pPr>
              <w:spacing w:after="0" w:line="260"/>
            </w:pPr>
            <w:r>
              <w:rPr>
                <w:b/>
                <w:bCs/>
              </w:rPr>
              <w:t xml:space="preserve">Express API  ·  9 route groups, ~30 endpoints</w:t>
            </w:r>
          </w:p>
        </w:tc>
      </w:tr>
      <w:tr>
        <w:trPr>
          <w:tblHeader w:val="false"/>
        </w:trPr>
        <w:tc>
          <w:tcPr>
            <w:tcW w:type="dxa" w:w="9360"/>
            <w:tcBorders>
              <w:top w:val="single" w:color="BFBFBF" w:sz="4"/>
              <w:left w:val="single" w:color="BFBFBF" w:sz="4"/>
              <w:bottom w:val="single" w:color="BFBFBF" w:sz="4"/>
              <w:right w:val="single" w:color="BFBFBF" w:sz="4"/>
            </w:tcBorders>
            <w:shd w:fill="EFF6FF" w:val="clear"/>
            <w:tcMar>
              <w:top w:type="dxa" w:w="100"/>
              <w:left w:type="dxa" w:w="140"/>
              <w:bottom w:type="dxa" w:w="100"/>
              <w:right w:type="dxa" w:w="140"/>
            </w:tcMar>
          </w:tcPr>
          <w:p>
            <w:pPr>
              <w:spacing w:after="0" w:line="260"/>
            </w:pPr>
            <w:r>
              <w:t xml:space="preserve">reps  ·  retailers  ·  visit-plan  ·  next-best-action  ·  anomalies  ·  outcomes  ·  weather  ·  rf-recommendation  ·  brain-anomalies</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t xml:space="preserve">The API reads from and writes to the data layer through Mongoose.</w:t>
            </w:r>
          </w:p>
        </w:tc>
      </w:tr>
      <w:tr>
        <w:trPr>
          <w:tblHeader w:val="false"/>
        </w:trPr>
        <w:tc>
          <w:tcPr>
            <w:tcW w:type="dxa" w:w="9360"/>
            <w:tcBorders>
              <w:top w:val="single" w:color="BFBFBF" w:sz="4"/>
              <w:left w:val="single" w:color="BFBFBF" w:sz="4"/>
              <w:bottom w:val="single" w:color="BFBFBF" w:sz="4"/>
              <w:right w:val="single" w:color="BFBFBF" w:sz="4"/>
            </w:tcBorders>
            <w:shd w:fill="FEF3C7" w:val="clear"/>
            <w:tcMar>
              <w:top w:type="dxa" w:w="100"/>
              <w:left w:type="dxa" w:w="140"/>
              <w:bottom w:type="dxa" w:w="100"/>
              <w:right w:type="dxa" w:w="140"/>
            </w:tcMar>
          </w:tcPr>
          <w:p>
            <w:pPr>
              <w:spacing w:after="0" w:line="260"/>
            </w:pPr>
            <w:r>
              <w:rPr>
                <w:b/>
                <w:bCs/>
              </w:rPr>
              <w:t xml:space="preserve">Intelligence services</w:t>
            </w:r>
          </w:p>
        </w:tc>
      </w:tr>
      <w:tr>
        <w:trPr>
          <w:tblHeader w:val="false"/>
        </w:trPr>
        <w:tc>
          <w:tcPr>
            <w:tcW w:type="dxa" w:w="9360"/>
            <w:tcBorders>
              <w:top w:val="single" w:color="BFBFBF" w:sz="4"/>
              <w:left w:val="single" w:color="BFBFBF" w:sz="4"/>
              <w:bottom w:val="single" w:color="BFBFBF" w:sz="4"/>
              <w:right w:val="single" w:color="BFBFBF" w:sz="4"/>
            </w:tcBorders>
            <w:shd w:fill="FFFBEB" w:val="clear"/>
            <w:tcMar>
              <w:top w:type="dxa" w:w="100"/>
              <w:left w:type="dxa" w:w="140"/>
              <w:bottom w:type="dxa" w:w="100"/>
              <w:right w:type="dxa" w:w="140"/>
            </w:tcMar>
          </w:tcPr>
          <w:p>
            <w:pPr>
              <w:spacing w:after="0" w:line="260"/>
            </w:pPr>
            <w:r>
              <w:t xml:space="preserve">Prioritisation (a weighted </w:t>
            </w:r>
            <w:del w:id="100" w:author="Claude" w:date="2026-05-21T00:00:00Z">
              <w:r>
                <w:delText>nine</w:delText>
              </w:r>
            </w:del>
            <w:ins w:id="101" w:author="Claude" w:date="2026-05-21T00:00:00Z">
              <w:r>
                <w:t>eleven</w:t>
              </w:r>
            </w:ins>
            <w:r>
              <w:t xml:space="preserve">-factor score per retailer). Anomaly detector (six rule-based checks plus two ML-driven ones). RF advisor (a Random Forest trained offline in Python, serialised to JSON, served by Node). Velocity forecaster (Brain.js LSTM on weekly sales). LLM advisor (Claude and Gemini, switchable). Route optimiser (anomaly-weighted haversine + 2-opt TSP). Weather service (cached, pre-warmed at boot).</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t xml:space="preserve">Intelligence services read from the data layer and from the committed model files. Model JSON is hot-reloadable.</w:t>
            </w:r>
          </w:p>
        </w:tc>
      </w:tr>
      <w:tr>
        <w:trPr>
          <w:tblHeader w:val="false"/>
        </w:trPr>
        <w:tc>
          <w:tcPr>
            <w:tcW w:type="dxa" w:w="9360"/>
            <w:tcBorders>
              <w:top w:val="single" w:color="BFBFBF" w:sz="4"/>
              <w:left w:val="single" w:color="BFBFBF" w:sz="4"/>
              <w:bottom w:val="single" w:color="BFBFBF" w:sz="4"/>
              <w:right w:val="single" w:color="BFBFBF" w:sz="4"/>
            </w:tcBorders>
            <w:shd w:fill="FCE7F3" w:val="clear"/>
            <w:tcMar>
              <w:top w:type="dxa" w:w="100"/>
              <w:left w:type="dxa" w:w="140"/>
              <w:bottom w:type="dxa" w:w="100"/>
              <w:right w:type="dxa" w:w="140"/>
            </w:tcMar>
          </w:tcPr>
          <w:p>
            <w:pPr>
              <w:spacing w:after="0" w:line="260"/>
            </w:pPr>
            <w:r>
              <w:rPr>
                <w:b/>
                <w:bCs/>
              </w:rPr>
              <w:t xml:space="preserve">Data layer  ·  MongoDB Atlas + JSON model artefacts</w:t>
            </w:r>
          </w:p>
        </w:tc>
      </w:tr>
      <w:tr>
        <w:trPr>
          <w:tblHeader w:val="false"/>
        </w:trPr>
        <w:tc>
          <w:tcPr>
            <w:tcW w:type="dxa" w:w="9360"/>
            <w:tcBorders>
              <w:top w:val="single" w:color="BFBFBF" w:sz="4"/>
              <w:left w:val="single" w:color="BFBFBF" w:sz="4"/>
              <w:bottom w:val="single" w:color="BFBFBF" w:sz="4"/>
              <w:right w:val="single" w:color="BFBFBF" w:sz="4"/>
            </w:tcBorders>
            <w:shd w:fill="FDF2F8" w:val="clear"/>
            <w:tcMar>
              <w:top w:type="dxa" w:w="100"/>
              <w:left w:type="dxa" w:w="140"/>
              <w:bottom w:type="dxa" w:w="100"/>
              <w:right w:type="dxa" w:w="140"/>
            </w:tcMar>
          </w:tcPr>
          <w:p>
            <w:pPr>
              <w:spacing w:after="0" w:line="260"/>
            </w:pPr>
            <w:r>
              <w:t xml:space="preserve">9 collections (reps, retailers, inventory, POS, visit logs, visit outcomes, anomaly flags, growers, WhatsApp logs)  +  rfModel.json  +  brainModel.json  +  district coordinate map</w:t>
            </w:r>
          </w:p>
        </w:tc>
      </w:tr>
      <w:tr>
        <w:trPr>
          <w:tblHeader w:val="false"/>
        </w:trPr>
        <w:tc>
          <w:tcPr>
            <w:tcW w:type="dxa" w:w="9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line="260"/>
            </w:pPr>
            <w:r>
              <w:t xml:space="preserve">Model artefacts are produced by an offline pipeline that runs on a weekly cadence.</w:t>
            </w:r>
          </w:p>
        </w:tc>
      </w:tr>
      <w:tr>
        <w:trPr>
          <w:tblHeader w:val="false"/>
        </w:trPr>
        <w:tc>
          <w:tcPr>
            <w:tcW w:type="dxa" w:w="9360"/>
            <w:tcBorders>
              <w:top w:val="single" w:color="BFBFBF" w:sz="4"/>
              <w:left w:val="single" w:color="BFBFBF" w:sz="4"/>
              <w:bottom w:val="single" w:color="BFBFBF" w:sz="4"/>
              <w:right w:val="single" w:color="BFBFBF" w:sz="4"/>
            </w:tcBorders>
            <w:shd w:fill="E5E7EB" w:val="clear"/>
            <w:tcMar>
              <w:top w:type="dxa" w:w="100"/>
              <w:left w:type="dxa" w:w="140"/>
              <w:bottom w:type="dxa" w:w="100"/>
              <w:right w:type="dxa" w:w="140"/>
            </w:tcMar>
          </w:tcPr>
          <w:p>
            <w:pPr>
              <w:spacing w:after="0" w:line="260"/>
            </w:pPr>
            <w:r>
              <w:rPr>
                <w:b/>
                <w:bCs/>
              </w:rPr>
              <w:t xml:space="preserve">Preprocessing &amp; training</w:t>
            </w:r>
          </w:p>
        </w:tc>
      </w:tr>
      <w:tr>
        <w:trPr>
          <w:tblHeader w:val="false"/>
        </w:trPr>
        <w:tc>
          <w:tcPr>
            <w:tcW w:type="dxa" w:w="93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tcPr>
          <w:p>
            <w:pPr>
              <w:spacing w:after="0" w:line="260"/>
            </w:pPr>
            <w:r>
              <w:t xml:space="preserve">seed.ts (CSV → Mongo, batched)  ·  train_rf.py (sklearn RandomForestClassifier → JSON)  ·  trainBrain.js (LSTMTimeStep on weekly sales windows → JSON)  ·  Hot-reload endpoints for both models</w:t>
            </w:r>
          </w:p>
        </w:tc>
      </w:tr>
    </w:tbl>
    <w:p>
      <w:pPr>
        <w:pStyle w:val="Heading2"/>
        <w:spacing w:after="100" w:before="200"/>
      </w:pPr>
      <w:r>
        <w:t xml:space="preserve">Algorithms and key decisions</w:t>
      </w:r>
    </w:p>
    <w:p>
      <w:pPr>
        <w:pStyle w:val="Heading3"/>
        <w:spacing w:after="80" w:before="160"/>
      </w:pPr>
      <w:r>
        <w:t xml:space="preserve">3.1 Prioritisation: weighted score with transparent breakdown</w:t>
      </w:r>
    </w:p>
    <w:p>
      <w:pPr>
        <w:spacing w:after="120" w:line="300"/>
      </w:pPr>
      <w:r>
        <w:t xml:space="preserve">Every retailer in the rep’s territory gets a daily priority score that sums </w:t>
      </w:r>
      <w:del w:id="102" w:author="Claude" w:date="2026-05-21T00:00:00Z">
        <w:r>
          <w:delText>nine</w:delText>
        </w:r>
      </w:del>
      <w:ins w:id="103" w:author="Claude" w:date="2026-05-21T00:00:00Z">
        <w:r>
          <w:t>eleven</w:t>
        </w:r>
      </w:ins>
      <w:r>
        <w:t xml:space="preserve"> factor contributions (see table below). The breakdown is returned with every response and shown on the visit card, so the rep can see exactly why one retailer ranked above another. Retailers above the high threshold are tagged URGENT, those above the medium threshold are tagged HIGH, the rest are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560"/>
      </w:tblGrid>
      <w:tr>
        <w:trPr>
          <w:tblHeader/>
        </w:trPr>
        <w:tc>
          <w:tcPr>
            <w:tcW w:type="dxa" w:w="35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Factor</w:t>
            </w:r>
          </w:p>
        </w:tc>
        <w:tc>
          <w:tcPr>
            <w:tcW w:type="dxa" w:w="13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Axis</w:t>
            </w:r>
          </w:p>
        </w:tc>
        <w:tc>
          <w:tcPr>
            <w:tcW w:type="dxa" w:w="456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Intuition</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days_since_visit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Operational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Long gap → relationship decay</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stock_out_count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Economic</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Lost-sale urgency, drives 'urgent' tier</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low_stock_count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Economic</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Replenishment window opening</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sales_velocity_30d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Economic</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High-throughput retailers earn priority</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anomaly_count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Composite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Open flags need an in-person check</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outcome_boost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Operational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Retailers where prior advice converted get a small lift</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biological_urgency</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Biological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Growers in this tehsil approaching a crop stage that needs Syngenta chemistry</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digital_intent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Behavioural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Growers in this tehsil clicked a recent WhatsApp campaign</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weather_risk</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Climatic</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Forecast favours pest pressure or heavy rain disruption</w:t>
            </w:r>
            <w:ins w:id="118" w:author="Claude" w:date="2026-05-21T00:00:00Z">
              <w:r>
                <w:t xml:space="preserve">. Also includes a NASA POWER solar-irradiance proxy: sustained cloud cover signals crop stress.</w:t>
              </w:r>
            </w:ins>
          </w:p>
        </w:tc>
      </w:tr>
      <w:tr>
        <w:trPr>
          <w:tblHeader w:val="false"/>
          <w:ins w:id="104" w:author="Claude" w:date="2026-05-21T00:00:00Z"/>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rPr>
                <w:ins w:id="105" w:author="Claude" w:date="2026-05-21T00:00:00Z"/>
              </w:rPr>
            </w:pPr>
            <w:ins w:id="106" w:author="Claude" w:date="2026-05-21T00:00:00Z">
              <w:r>
                <w:t xml:space="preserve">sales_trend_slope</w:t>
              </w:r>
            </w:ins>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rPr>
                <w:ins w:id="107" w:author="Claude" w:date="2026-05-21T00:00:00Z"/>
              </w:rPr>
            </w:pPr>
            <w:ins w:id="108" w:author="Claude" w:date="2026-05-21T00:00:00Z">
              <w:r>
                <w:t xml:space="preserve">Economic</w:t>
              </w:r>
            </w:ins>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rPr>
                <w:ins w:id="109" w:author="Claude" w:date="2026-05-21T00:00:00Z"/>
              </w:rPr>
            </w:pPr>
            <w:ins w:id="110" w:author="Claude" w:date="2026-05-21T00:00:00Z">
              <w:r>
                <w:t xml:space="preserve">Last-15-day units versus prior-15-day units. Falling sales = retention risk; spiking sales = growth to protect.</w:t>
              </w:r>
            </w:ins>
          </w:p>
        </w:tc>
      </w:tr>
      <w:tr>
        <w:trPr>
          <w:tblHeader w:val="false"/>
          <w:ins w:id="111" w:author="Claude" w:date="2026-05-21T00:00:00Z"/>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rPr>
                <w:ins w:id="112" w:author="Claude" w:date="2026-05-21T00:00:00Z"/>
              </w:rPr>
            </w:pPr>
            <w:ins w:id="113" w:author="Claude" w:date="2026-05-21T00:00:00Z">
              <w:r>
                <w:t xml:space="preserve">catchment_gap</w:t>
              </w:r>
            </w:ins>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rPr>
                <w:ins w:id="114" w:author="Claude" w:date="2026-05-21T00:00:00Z"/>
              </w:rPr>
            </w:pPr>
            <w:ins w:id="115" w:author="Claude" w:date="2026-05-21T00:00:00Z">
              <w:r>
                <w:t xml:space="preserve">Biological</w:t>
              </w:r>
            </w:ins>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rPr>
                <w:ins w:id="116" w:author="Claude" w:date="2026-05-21T00:00:00Z"/>
              </w:rPr>
            </w:pPr>
            <w:ins w:id="117" w:author="Claude" w:date="2026-05-21T00:00:00Z">
              <w:r>
                <w:t xml:space="preserve">Growers-per-unit-sales ratio. Many growers in the tehsil but low POS velocity = under-served demand and a clear visit opportunity.</w:t>
              </w:r>
            </w:ins>
          </w:p>
        </w:tc>
      </w:tr>
    </w:tbl>
    <w:p>
      <w:pPr>
        <w:spacing w:after="120" w:line="300"/>
      </w:pPr>
      <w:r>
        <w:t xml:space="preserve">Ordering also respects a proximity_index, which is the position of the retailer’s tehsil in the representative’s ordered tehsil_list. It acts as a simple proxy for travel cost at the prioritisation stage; the route optimiser in section 3.6 produces the actual drivable sequence.</w:t>
      </w:r>
    </w:p>
    <w:p>
      <w:pPr>
        <w:pStyle w:val="Heading3"/>
        <w:spacing w:after="80" w:before="160"/>
      </w:pPr>
      <w:r>
        <w:t xml:space="preserve">3.2 Anomaly detection: rules first, ML second</w:t>
      </w:r>
    </w:p>
    <w:p>
      <w:pPr>
        <w:spacing w:after="120" w:line="300"/>
      </w:pPr>
      <w:r>
        <w:t xml:space="preserve">Six rule-based detectors run nightly: stock-outs, demand spikes (POS week-over-week), low inventory, visit gaps, digital intent surges, and weather alerts. Two model-driven detectors layer on top:</w:t>
      </w:r>
    </w:p>
    <w:p>
      <w:pPr>
        <w:pStyle w:val="ListParagraph"/>
        <w:numPr>
          <w:ilvl w:val="0"/>
          <w:numId w:val="2"/>
        </w:numPr>
        <w:spacing w:after="60" w:line="280"/>
      </w:pPr>
      <w:r>
        <w:t xml:space="preserve">ML demand spike: the velocity forecaster’s prediction for next week exceeds a threshold above the rolling mean.</w:t>
      </w:r>
    </w:p>
    <w:p>
      <w:pPr>
        <w:pStyle w:val="ListParagraph"/>
        <w:numPr>
          <w:ilvl w:val="0"/>
          <w:numId w:val="2"/>
        </w:numPr>
        <w:spacing w:after="60" w:line="280"/>
      </w:pPr>
      <w:r>
        <w:t xml:space="preserve">ML stock-out risk: current inventory divided by predicted velocity gives a days-to-stockout estimate below a threshold.</w:t>
      </w:r>
    </w:p>
    <w:p>
      <w:pPr>
        <w:spacing w:after="120" w:line="300"/>
      </w:pPr>
      <w:r>
        <w:t xml:space="preserve">Rules first because their false-positive rate is auditable; ML second because it catches shape changes the rules miss. Detection runs at 06:00 daily via node-cron so the morning plan is fresh; a manual re-detect endpoint exists for demo and ad-hoc refreshes.</w:t>
      </w:r>
    </w:p>
    <w:p>
      <w:r>
        <w:br w:type="page"/>
      </w:r>
    </w:p>
    <w:p>
      <w:pPr>
        <w:pStyle w:val="Heading3"/>
        <w:spacing w:after="80" w:before="160"/>
      </w:pPr>
      <w:r>
        <w:t xml:space="preserve">3.3 Random Forest product recommender</w:t>
      </w:r>
    </w:p>
    <w:p>
      <w:pPr>
        <w:spacing w:after="120" w:line="300"/>
      </w:pPr>
      <w:r>
        <w:t xml:space="preserve">A Random Forest classifier picks the product to lead with, learning from what was discussed at similar retailers in similar conditions (location, season, stock state, recent sales mix). Trained offline in Python and shipped as a small JSON file the backend loads at startup, so inference at request time is a few milliseconds and needs no Python in production. Returns a top product with a confidence score and a short explanation.</w:t>
      </w:r>
    </w:p>
    <w:p>
      <w:pPr>
        <w:pStyle w:val="Heading3"/>
        <w:spacing w:after="80" w:before="160"/>
      </w:pPr>
      <w:r>
        <w:t xml:space="preserve">3.4 Sales velocity forecaster</w:t>
      </w:r>
    </w:p>
    <w:p>
      <w:pPr>
        <w:spacing w:after="120" w:line="300"/>
      </w:pPr>
      <w:r>
        <w:t xml:space="preserve">A small recurrent network forecasts next-week sales per retailer per SKU. The forecast drives a days-to-stockout estimate on the retailer page and the two ML-driven anomaly types above. Training is offline; the model is loaded from a JSON file at boot.</w:t>
      </w:r>
    </w:p>
    <w:p>
      <w:pPr>
        <w:pStyle w:val="Heading3"/>
        <w:spacing w:after="80" w:before="160"/>
      </w:pPr>
      <w:r>
        <w:t xml:space="preserve">3.5 Point-of-visit AI advisor</w:t>
      </w:r>
    </w:p>
    <w:p>
      <w:pPr>
        <w:spacing w:after="120" w:line="300"/>
      </w:pPr>
      <w:r>
        <w:t xml:space="preserve">When the rep opens a retailer, the system assembles a brief (current stock, recent sales, open alerts, recent visits, nearby grower clicks) and asks an LLM for a plain-language recommendation. The rep can switch between Claude (Anthropic) and Gemini (Google): if one is unavailable the other keeps the demo running, and the two families read the same context with different emphasis, which is useful when picking what to deploy. Output is markdown.</w:t>
      </w:r>
    </w:p>
    <w:p>
      <w:pPr>
        <w:pStyle w:val="Heading3"/>
        <w:spacing w:after="80" w:before="160"/>
      </w:pPr>
      <w:r>
        <w:t xml:space="preserve">3.6 Route optimiser</w:t>
      </w:r>
    </w:p>
    <w:p>
      <w:pPr>
        <w:spacing w:after="120" w:line="300"/>
      </w:pPr>
      <w:r>
        <w:t xml:space="preserve">The route optimiser turns the ranked retailer set into a drivable sequence starting from the rep’s home district. It uses straight-line distances, adjusted downward for retailers with open alerts so flagged stops are visited earlier. The solver runs two passes: a fast nearest-unvisited-stop seed, then a 2-opt refinement that swaps segments to shorten the tour. For a daily plan it finishes well under a second. The frontend renders the route as a dashed green line with numbered, priority-coloured pins.</w:t>
      </w:r>
    </w:p>
    <w:p>
      <w:pPr>
        <w:pStyle w:val="Heading2"/>
        <w:spacing w:after="100" w:before="200"/>
      </w:pPr>
      <w:r>
        <w:t xml:space="preserve">Key design decisions and why</w:t>
      </w:r>
    </w:p>
    <w:p>
      <w:pPr>
        <w:pStyle w:val="ListParagraph"/>
        <w:numPr>
          <w:ilvl w:val="0"/>
          <w:numId w:val="2"/>
        </w:numPr>
        <w:spacing w:after="60" w:line="280"/>
      </w:pPr>
      <w:r>
        <w:rPr>
          <w:b/>
          <w:bCs/>
        </w:rPr>
        <w:t xml:space="preserve">Models loaded from JSON at startup. </w:t>
      </w:r>
      <w:r>
        <w:t xml:space="preserve">Eliminates Python in the production runtime and gives us deterministic, fast inference. Hot-reload endpoints let us push new model JSONs without redeployment.</w:t>
      </w:r>
    </w:p>
    <w:p>
      <w:pPr>
        <w:pStyle w:val="ListParagraph"/>
        <w:numPr>
          <w:ilvl w:val="0"/>
          <w:numId w:val="2"/>
        </w:numPr>
        <w:spacing w:after="60" w:line="280"/>
      </w:pPr>
      <w:r>
        <w:rPr>
          <w:b/>
          <w:bCs/>
        </w:rPr>
        <w:t xml:space="preserve">Heuristic scoring is in code, not a model. </w:t>
      </w:r>
      <w:r>
        <w:t xml:space="preserve">A representative challenging a ranking can be answered from a printable scorecard, not 'because the model said so'.</w:t>
      </w:r>
    </w:p>
    <w:p>
      <w:pPr>
        <w:pStyle w:val="ListParagraph"/>
        <w:numPr>
          <w:ilvl w:val="0"/>
          <w:numId w:val="2"/>
        </w:numPr>
        <w:spacing w:after="60" w:line="280"/>
      </w:pPr>
      <w:r>
        <w:rPr>
          <w:b/>
          <w:bCs/>
        </w:rPr>
        <w:t xml:space="preserve">PWA, not a native app. </w:t>
      </w:r>
      <w:r>
        <w:t xml:space="preserve">Distribution to a large field force is faster (a link, not a Play Store rollout) and updates are immediate. Service worker + localStorage handle the dead-zone case.</w:t>
      </w:r>
    </w:p>
    <w:p>
      <w:pPr>
        <w:pStyle w:val="ListParagraph"/>
        <w:numPr>
          <w:ilvl w:val="0"/>
          <w:numId w:val="2"/>
        </w:numPr>
        <w:spacing w:after="60" w:line="280"/>
      </w:pPr>
      <w:r>
        <w:rPr>
          <w:b/>
          <w:bCs/>
        </w:rPr>
        <w:t xml:space="preserve">Two LLM providers, one interface. </w:t>
      </w:r>
      <w:r>
        <w:t xml:space="preserve">Vendor optionality matters when LLM cost-per-call is non-trivial and contracts change. Provider is a runtime parameter, not a build-time choice.</w:t>
      </w:r>
    </w:p>
    <w:p>
      <w:pPr>
        <w:pStyle w:val="ListParagraph"/>
        <w:numPr>
          <w:ilvl w:val="0"/>
          <w:numId w:val="2"/>
        </w:numPr>
        <w:spacing w:after="60" w:line="280"/>
      </w:pPr>
      <w:r>
        <w:rPr>
          <w:b/>
          <w:bCs/>
        </w:rPr>
        <w:t xml:space="preserve">Outcomes captured with the AI-used flag. </w:t>
      </w:r>
      <w:r>
        <w:t xml:space="preserve">Lets us measure recommendation acceptance honestly. We can separate sales that would have happened anyway from sales the model influenced.</w:t>
      </w:r>
    </w:p>
    <w:p>
      <w:r>
        <w:br w:type="page"/>
      </w:r>
    </w:p>
    <w:p>
      <w:pPr>
        <w:pStyle w:val="Heading1"/>
        <w:spacing w:after="160" w:before="240"/>
      </w:pPr>
      <w:r>
        <w:t xml:space="preserve">4. Expected impact: measuring success</w:t>
      </w:r>
    </w:p>
    <w:p>
      <w:pPr>
        <w:pStyle w:val="Heading2"/>
        <w:spacing w:after="100" w:before="200"/>
      </w:pPr>
      <w:r>
        <w:t xml:space="preserve">The metrics the brief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tblHeader/>
        </w:trPr>
        <w:tc>
          <w:tcPr>
            <w:tcW w:type="dxa" w:w="27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Metric</w:t>
            </w:r>
          </w:p>
        </w:tc>
        <w:tc>
          <w:tcPr>
            <w:tcW w:type="dxa" w:w="350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What it captures</w:t>
            </w:r>
          </w:p>
        </w:tc>
        <w:tc>
          <w:tcPr>
            <w:tcW w:type="dxa" w:w="316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tcPr>
          <w:p>
            <w:pPr>
              <w:spacing w:after="0" w:line="260"/>
            </w:pPr>
            <w:r>
              <w:rPr>
                <w:b/>
                <w:bCs/>
              </w:rPr>
              <w:t xml:space="preserve">How we would compute it</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Revenue per field day</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Is the representative's day generating more business than before?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Sum of POS revenue attributable to visited retailers, divided by unique visit-days, on a rolling 30-day window.</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Coverage efficiency</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Is the right share of the territory being touched, not the same retailers repeatedly?</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Unique retailers visited ÷ retailers in territory over a rolling 30d, segmented by retailer tier</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Recommendation acceptance rate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Do representatives trust and use the AI advice?</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t xml:space="preserve">Visit outcomes with ai_recommendation_used=true ÷ total outcomes; already exposed in /api/reps/:repId/stats</w:t>
            </w:r>
          </w:p>
        </w:tc>
      </w:tr>
    </w:tbl>
    <w:p>
      <w:pPr>
        <w:pStyle w:val="Heading2"/>
        <w:spacing w:after="100" w:before="200"/>
      </w:pPr>
      <w:r>
        <w:t xml:space="preserve">Operational metrics we would also track in a pilot</w:t>
      </w:r>
    </w:p>
    <w:p>
      <w:pPr>
        <w:pStyle w:val="ListParagraph"/>
        <w:numPr>
          <w:ilvl w:val="0"/>
          <w:numId w:val="2"/>
        </w:numPr>
        <w:spacing w:after="60" w:line="280"/>
      </w:pPr>
      <w:r>
        <w:t xml:space="preserve">Time to stock-out flag: hours between a POS-observed sales spike and the anomaly surfacing in a representative’s app.</w:t>
      </w:r>
    </w:p>
    <w:p>
      <w:pPr>
        <w:pStyle w:val="ListParagraph"/>
        <w:numPr>
          <w:ilvl w:val="0"/>
          <w:numId w:val="2"/>
        </w:numPr>
        <w:spacing w:after="60" w:line="280"/>
      </w:pPr>
      <w:r>
        <w:t xml:space="preserve">Override rate: share of plans where the representative reordered or removed the top suggestion. This tells us where the model is systematically wrong.</w:t>
      </w:r>
    </w:p>
    <w:p>
      <w:pPr>
        <w:pStyle w:val="ListParagraph"/>
        <w:numPr>
          <w:ilvl w:val="0"/>
          <w:numId w:val="2"/>
        </w:numPr>
        <w:spacing w:after="60" w:line="280"/>
      </w:pPr>
      <w:r>
        <w:t xml:space="preserve">Explanation-tap rate: share of recommendations where the representative expanded the “why” before acting. A proxy for trust.</w:t>
      </w:r>
    </w:p>
    <w:p>
      <w:pPr>
        <w:pStyle w:val="ListParagraph"/>
        <w:numPr>
          <w:ilvl w:val="0"/>
          <w:numId w:val="2"/>
        </w:numPr>
        <w:spacing w:after="60" w:line="280"/>
      </w:pPr>
      <w:r>
        <w:t xml:space="preserve">Cold-start latency and offline read rate: engineering-health markers that directly affect adoption.</w:t>
      </w:r>
    </w:p>
    <w:p>
      <w:pPr>
        <w:pStyle w:val="Heading2"/>
        <w:spacing w:after="100" w:before="200"/>
      </w:pPr>
      <w:r>
        <w:t xml:space="preserve">Where we expect the lift to come from</w:t>
      </w:r>
    </w:p>
    <w:p>
      <w:pPr>
        <w:spacing w:after="120" w:line="300"/>
      </w:pPr>
      <w:r>
        <w:t xml:space="preserve">We are not claiming validated numbers; that requires a real-world A/B test against the current rotation. Directionally, we expect three sources of lift:</w:t>
      </w:r>
    </w:p>
    <w:p>
      <w:pPr>
        <w:pStyle w:val="ListParagraph"/>
        <w:numPr>
          <w:ilvl w:val="0"/>
          <w:numId w:val="2"/>
        </w:numPr>
        <w:spacing w:after="60" w:line="280"/>
      </w:pPr>
      <w:r>
        <w:rPr>
          <w:b/>
          <w:bCs/>
        </w:rPr>
        <w:t xml:space="preserve">Recovered stock-out revenue. </w:t>
      </w:r>
      <w:r>
        <w:t xml:space="preserve">Every day a retailer sits stocked-out of a fast-moving Syngenta SKU is revenue moving to a competitor. Surfacing this in the morning plan should compress the resolution window from days to hours.</w:t>
      </w:r>
    </w:p>
    <w:p>
      <w:pPr>
        <w:pStyle w:val="ListParagraph"/>
        <w:numPr>
          <w:ilvl w:val="0"/>
          <w:numId w:val="2"/>
        </w:numPr>
        <w:spacing w:after="60" w:line="280"/>
      </w:pPr>
      <w:r>
        <w:rPr>
          <w:b/>
          <w:bCs/>
        </w:rPr>
        <w:t xml:space="preserve">Reduced wasted visits. </w:t>
      </w:r>
      <w:r>
        <w:t xml:space="preserve">The rotation visits low-priority retailers on the same cadence as high-priority ones. Replacing the bottom quartile of routine visits with anomaly-flagged or biologically-urgent stops increases conversion per field day.</w:t>
      </w:r>
    </w:p>
    <w:p>
      <w:pPr>
        <w:pStyle w:val="ListParagraph"/>
        <w:numPr>
          <w:ilvl w:val="0"/>
          <w:numId w:val="2"/>
        </w:numPr>
        <w:spacing w:after="60" w:line="280"/>
      </w:pPr>
      <w:r>
        <w:rPr>
          <w:b/>
          <w:bCs/>
        </w:rPr>
        <w:t xml:space="preserve">Earlier intervention on biological events. </w:t>
      </w:r>
      <w:r>
        <w:t xml:space="preserve">Crop-calendar-aware urgency and weather-driven pest risk push the representative to be in the right tehsil before the spray window closes, not after.</w:t>
      </w:r>
    </w:p>
    <w:p>
      <w:pPr>
        <w:pStyle w:val="Heading2"/>
        <w:spacing w:after="100" w:before="200"/>
      </w:pPr>
      <w:r>
        <w:t xml:space="preserve">Path to pilot</w:t>
      </w:r>
    </w:p>
    <w:p>
      <w:pPr>
        <w:spacing w:after="120" w:line="300"/>
      </w:pPr>
      <w:r>
        <w:t xml:space="preserve">Our immediate next step is the on-stage final at IIT Madras on 11 June 2026 if we are shortlisted from this 20 May submission. If Syngenta then takes this forward, we propose a 90-day pilot in a single state: weeks 1–2 validate ingestion against Syngenta’s real CRM and POS feeds; weeks 3–6 run the model in shadow mode (system produces a plan, reps continue their current rotation, we measure agreement); weeks 7–12 run a controlled live test in a chosen territory. Decision gates at week 6 and week 12 on the three brief-named metrics.</w:t>
      </w:r>
    </w:p>
    <w:p>
      <w:r>
        <w:br w:type="page"/>
      </w:r>
    </w:p>
    <w:p>
      <w:pPr>
        <w:pStyle w:val="Heading1"/>
        <w:spacing w:after="160" w:before="240"/>
      </w:pPr>
      <w:r>
        <w:t xml:space="preserve">5. Limitations and assumptions</w:t>
      </w:r>
    </w:p>
    <w:p>
      <w:pPr>
        <w:spacing w:after="120" w:line="300"/>
      </w:pPr>
      <w:r>
        <w:t xml:space="preserve">This section sets out where the current build stops, what we did not attempt, and the assumptions we leaned on. Each item is something we would address before a production pilot.</w:t>
      </w:r>
    </w:p>
    <w:p>
      <w:pPr>
        <w:pStyle w:val="Heading2"/>
        <w:spacing w:after="100" w:before="200"/>
      </w:pPr>
      <w:r>
        <w:t xml:space="preserve">Data limitations</w:t>
      </w:r>
    </w:p>
    <w:p>
      <w:pPr>
        <w:pStyle w:val="ListParagraph"/>
        <w:numPr>
          <w:ilvl w:val="0"/>
          <w:numId w:val="2"/>
        </w:numPr>
        <w:spacing w:after="60" w:line="280"/>
      </w:pPr>
      <w:r>
        <w:rPr>
          <w:b/>
          <w:bCs/>
        </w:rPr>
        <w:t xml:space="preserve">Synthetic, not field data. </w:t>
      </w:r>
      <w:r>
        <w:t xml:space="preserve">All performance characteristics we describe are on the curated dataset Syngenta provided on 13 May. Distribution shift on live field data, particularly seasonal POS patterns and outbreak skew, could change which factors dominate the score.</w:t>
      </w:r>
    </w:p>
    <w:p>
      <w:pPr>
        <w:pStyle w:val="ListParagraph"/>
        <w:numPr>
          <w:ilvl w:val="0"/>
          <w:numId w:val="2"/>
        </w:numPr>
        <w:spacing w:after="60" w:line="280"/>
      </w:pPr>
      <w:r>
        <w:rPr>
          <w:b/>
          <w:bCs/>
        </w:rPr>
        <w:t xml:space="preserve">Single-territory demo. </w:t>
      </w:r>
      <w:r>
        <w:t xml:space="preserve">We seeded and tested with one rep and one territory in the live demo. Multi-territory edge cases (representative reassignment, retailer churn, territory redraws) are modelled in schema but not exercised.</w:t>
      </w:r>
    </w:p>
    <w:p>
      <w:pPr>
        <w:pStyle w:val="ListParagraph"/>
        <w:numPr>
          <w:ilvl w:val="0"/>
          <w:numId w:val="2"/>
        </w:numPr>
        <w:spacing w:after="60" w:line="280"/>
      </w:pPr>
      <w:r>
        <w:rPr>
          <w:b/>
          <w:bCs/>
        </w:rPr>
        <w:t xml:space="preserve">Brain.js LSTM trains on sampled windows. </w:t>
      </w:r>
      <w:r>
        <w:t xml:space="preserve">We cap training sequences for tractability in pure JS. A production deployment would move LSTM training to PyTorch or TensorFlow with full coverage.</w:t>
      </w:r>
    </w:p>
    <w:p>
      <w:pPr>
        <w:pStyle w:val="ListParagraph"/>
        <w:numPr>
          <w:ilvl w:val="0"/>
          <w:numId w:val="2"/>
        </w:numPr>
        <w:spacing w:after="60" w:line="280"/>
      </w:pPr>
      <w:r>
        <w:rPr>
          <w:b/>
          <w:bCs/>
        </w:rPr>
        <w:t xml:space="preserve">Random Forest features are hand-engineered. </w:t>
      </w:r>
      <w:r>
        <w:t xml:space="preserve">We have not run a feature-importance analysis on the dataset. The feature set was chosen for interpretability rather than optimised performance.</w:t>
      </w:r>
    </w:p>
    <w:p>
      <w:pPr>
        <w:pStyle w:val="Heading2"/>
        <w:spacing w:after="100" w:before="200"/>
      </w:pPr>
      <w:r>
        <w:t xml:space="preserve">System limitations</w:t>
      </w:r>
    </w:p>
    <w:p>
      <w:pPr>
        <w:pStyle w:val="ListParagraph"/>
        <w:numPr>
          <w:ilvl w:val="0"/>
          <w:numId w:val="2"/>
        </w:numPr>
        <w:spacing w:after="60" w:line="280"/>
      </w:pPr>
      <w:r>
        <w:rPr>
          <w:b/>
          <w:bCs/>
        </w:rPr>
        <w:t xml:space="preserve">No authentication or role-based access. </w:t>
      </w:r>
      <w:r>
        <w:t xml:space="preserve">The prototype trusts the repId parameter. A production deployment requires SSO with Syngenta's identity provider and territory-scoped access control.</w:t>
      </w:r>
    </w:p>
    <w:p>
      <w:pPr>
        <w:pStyle w:val="ListParagraph"/>
        <w:numPr>
          <w:ilvl w:val="0"/>
          <w:numId w:val="2"/>
        </w:numPr>
        <w:spacing w:after="60" w:line="280"/>
      </w:pPr>
      <w:r>
        <w:rPr>
          <w:b/>
          <w:bCs/>
        </w:rPr>
        <w:t xml:space="preserve">Cold-start latency. </w:t>
      </w:r>
      <w:r>
        <w:t xml:space="preserve">The backend is hosted on a free tier that sleeps when idle; first request after sleep can take 30–60 seconds. Not an issue with paid hosting; flagged so reviewers know what they are seeing.</w:t>
      </w:r>
    </w:p>
    <w:p>
      <w:pPr>
        <w:pStyle w:val="ListParagraph"/>
        <w:numPr>
          <w:ilvl w:val="0"/>
          <w:numId w:val="2"/>
        </w:numPr>
        <w:spacing w:after="60" w:line="280"/>
      </w:pPr>
      <w:r>
        <w:rPr>
          <w:b/>
          <w:bCs/>
        </w:rPr>
        <w:t xml:space="preserve">LLM cost not modelled per visit. </w:t>
      </w:r>
      <w:r>
        <w:t xml:space="preserve">At scale, calling Claude or Gemini for every retailer visit has a real cost. A production deployment would cache advice per (retailer, week) and only refresh when context changes materially.</w:t>
      </w:r>
    </w:p>
    <w:p>
      <w:pPr>
        <w:pStyle w:val="ListParagraph"/>
        <w:numPr>
          <w:ilvl w:val="0"/>
          <w:numId w:val="2"/>
        </w:numPr>
        <w:spacing w:after="60" w:line="280"/>
      </w:pPr>
      <w:r>
        <w:rPr>
          <w:b/>
          <w:bCs/>
        </w:rPr>
        <w:t xml:space="preserve">Outcome → retraining is manual. </w:t>
      </w:r>
      <w:r>
        <w:t xml:space="preserve">train_rf.py and trainBrain.js are run on demand and the resulting JSONs are committed. The closed loop is designed but not yet automated; a weekly cron job on a separate worker is the obvious next step.</w:t>
      </w:r>
    </w:p>
    <w:p>
      <w:pPr>
        <w:pStyle w:val="ListParagraph"/>
        <w:numPr>
          <w:ilvl w:val="0"/>
          <w:numId w:val="2"/>
        </w:numPr>
        <w:spacing w:after="60" w:line="280"/>
      </w:pPr>
      <w:r>
        <w:rPr>
          <w:b/>
          <w:bCs/>
        </w:rPr>
        <w:t xml:space="preserve">Vernacular UI shipped for Hindi; other Indian languages remain on the roadmap. </w:t>
      </w:r>
      <w:r>
        <w:t xml:space="preserve">English and Hindi ship today with auto-detect from rep state. Adding Tamil, Telugu, Bengali, Marathi etc. is one translation dictionary per locale plus an entry in the state-to-locale map.</w:t>
      </w:r>
    </w:p>
    <w:p>
      <w:pPr>
        <w:pStyle w:val="ListParagraph"/>
        <w:numPr>
          <w:ilvl w:val="0"/>
          <w:numId w:val="2"/>
        </w:numPr>
        <w:spacing w:after="60" w:line="280"/>
      </w:pPr>
      <w:r>
        <w:rPr>
          <w:b/>
          <w:bCs/>
        </w:rPr>
        <w:t xml:space="preserve">Offline coverage is partial, and there are no automated tests yet. </w:t>
      </w:r>
      <w:r>
        <w:t xml:space="preserve">The dashboard's visit plan is cached locally but retailer detail and the alerts feed currently require connectivity; a production version would cache the full day-1 working set on app open. A CI suite with unit tests on the scoring functions and integration tests on the route handlers is the first thing we would add post-pilot-decision.</w:t>
      </w:r>
    </w:p>
    <w:p>
      <w:pPr>
        <w:pStyle w:val="Heading2"/>
        <w:spacing w:after="100" w:before="200"/>
      </w:pPr>
      <w:r>
        <w:t xml:space="preserve">Assumptions and what we did not try</w:t>
      </w:r>
    </w:p>
    <w:p>
      <w:pPr>
        <w:pStyle w:val="ListParagraph"/>
        <w:numPr>
          <w:ilvl w:val="0"/>
          <w:numId w:val="2"/>
        </w:numPr>
        <w:spacing w:after="60" w:line="280"/>
      </w:pPr>
      <w:r>
        <w:t xml:space="preserve">Cadence: POS refreshes daily and inventory weekly, matching the seeded dataset.</w:t>
      </w:r>
    </w:p>
    <w:p>
      <w:pPr>
        <w:pStyle w:val="ListParagraph"/>
        <w:numPr>
          <w:ilvl w:val="0"/>
          <w:numId w:val="2"/>
        </w:numPr>
        <w:spacing w:after="60" w:line="280"/>
      </w:pPr>
      <w:r>
        <w:t xml:space="preserve">Device: representatives carry a smartphone with intermittent connectivity rather than a feature phone. This drives the PWA choice.</w:t>
      </w:r>
    </w:p>
    <w:p>
      <w:pPr>
        <w:pStyle w:val="ListParagraph"/>
        <w:numPr>
          <w:ilvl w:val="0"/>
          <w:numId w:val="2"/>
        </w:numPr>
        <w:spacing w:after="60" w:line="280"/>
      </w:pPr>
      <w:r>
        <w:t xml:space="preserve">Trust over accuracy: a plan the representative follows beats a perfect plan they override.</w:t>
      </w:r>
    </w:p>
    <w:p>
      <w:pPr>
        <w:pStyle w:val="ListParagraph"/>
        <w:numPr>
          <w:ilvl w:val="0"/>
          <w:numId w:val="2"/>
        </w:numPr>
        <w:spacing w:after="60" w:line="280"/>
      </w:pPr>
      <w:r>
        <w:t xml:space="preserve">Granularity: tehsil-level is sufficient for biological and climatic signals; village-level is a future enhancement.</w:t>
      </w:r>
    </w:p>
    <w:p>
      <w:pPr>
        <w:pStyle w:val="ListParagraph"/>
        <w:numPr>
          <w:ilvl w:val="0"/>
          <w:numId w:val="2"/>
        </w:numPr>
        <w:spacing w:after="60" w:line="280"/>
      </w:pPr>
      <w:r>
        <w:t xml:space="preserve">Not attempted in this submission: image and voice input, and competitor signals such as stock-outs and promotional pushes. The dataset only covers Syngenta retailers and SKUs, so we have no competitor data to detect them from. In a pilot we would source these from field-rep self-reports or third-party retail audits and feed them into the same anomaly detector.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5803D"/>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2026-05-19T12:30:44.726Z</dcterms:created>
  <dcterms:modified xsi:type="dcterms:W3CDTF">2026-05-19T12:30:44.726Z</dcterms:modified>
</cp:coreProperties>
</file>

<file path=docProps/custom.xml><?xml version="1.0" encoding="utf-8"?>
<Properties xmlns="http://schemas.openxmlformats.org/officeDocument/2006/custom-properties" xmlns:vt="http://schemas.openxmlformats.org/officeDocument/2006/docPropsVTypes"/>
</file>